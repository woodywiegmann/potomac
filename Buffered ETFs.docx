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9682" w14:textId="0BA9AF13" w:rsidR="00227E66" w:rsidRDefault="28621C10" w:rsidP="148D7BB5">
      <w:pPr>
        <w:jc w:val="center"/>
        <w:rPr>
          <w:ins w:id="0" w:author="Martina Beda" w:date="2024-03-26T14:04:00Z"/>
          <w:b/>
          <w:bCs/>
          <w:sz w:val="28"/>
          <w:szCs w:val="28"/>
        </w:rPr>
      </w:pPr>
      <w:r w:rsidRPr="24451AD9">
        <w:rPr>
          <w:b/>
          <w:bCs/>
          <w:sz w:val="28"/>
          <w:szCs w:val="28"/>
        </w:rPr>
        <w:t xml:space="preserve">Not so Fast: The Pitfalls of </w:t>
      </w:r>
      <w:r w:rsidR="0085116A" w:rsidRPr="24451AD9">
        <w:rPr>
          <w:b/>
          <w:bCs/>
          <w:sz w:val="28"/>
          <w:szCs w:val="28"/>
        </w:rPr>
        <w:t>Buffer ETFs</w:t>
      </w:r>
    </w:p>
    <w:p w14:paraId="13B13F68" w14:textId="6A290F2D" w:rsidR="02FBA6DE" w:rsidRDefault="02FBA6DE" w:rsidP="6FDC277F">
      <w:pPr>
        <w:jc w:val="center"/>
        <w:rPr>
          <w:b/>
          <w:bCs/>
          <w:sz w:val="28"/>
          <w:szCs w:val="28"/>
        </w:rPr>
      </w:pPr>
      <w:commentRangeStart w:id="1"/>
      <w:r>
        <w:rPr>
          <w:noProof/>
        </w:rPr>
        <w:drawing>
          <wp:inline distT="0" distB="0" distL="0" distR="0" wp14:anchorId="69276DEC" wp14:editId="1643D9B2">
            <wp:extent cx="4572000" cy="2571750"/>
            <wp:effectExtent l="0" t="0" r="0" b="0"/>
            <wp:docPr id="239860994" name="Picture 239860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>
        <w:rPr>
          <w:rStyle w:val="CommentReference"/>
          <w:b/>
          <w:bCs/>
          <w:sz w:val="28"/>
          <w:szCs w:val="28"/>
        </w:rPr>
        <w:commentReference w:id="1"/>
      </w:r>
    </w:p>
    <w:p w14:paraId="70511D49" w14:textId="5E5F1794" w:rsidR="00ED16A9" w:rsidRDefault="0085116A" w:rsidP="0085116A">
      <w:r>
        <w:t xml:space="preserve">Buffer ETFs </w:t>
      </w:r>
      <w:r w:rsidR="004A7229">
        <w:t xml:space="preserve">have gone from </w:t>
      </w:r>
      <w:r w:rsidR="00A841DB">
        <w:t xml:space="preserve">nonexistent to </w:t>
      </w:r>
      <w:r w:rsidR="5F05D041">
        <w:t xml:space="preserve">an </w:t>
      </w:r>
      <w:r w:rsidR="00A841DB">
        <w:t xml:space="preserve">over </w:t>
      </w:r>
      <w:r w:rsidR="51B79129">
        <w:t>$27 billion (about $83 per person in the US)</w:t>
      </w:r>
      <w:r w:rsidR="00A841DB">
        <w:t xml:space="preserve"> AUM</w:t>
      </w:r>
      <w:r w:rsidR="38B76241">
        <w:t xml:space="preserve"> product</w:t>
      </w:r>
      <w:r w:rsidR="00A841DB">
        <w:t xml:space="preserve"> as of mid-2023</w:t>
      </w:r>
      <w:r>
        <w:t xml:space="preserve">. It started with Innovator, then First Trust, and </w:t>
      </w:r>
      <w:r w:rsidR="3496A06E">
        <w:t>now iShares</w:t>
      </w:r>
      <w:r>
        <w:t xml:space="preserve"> is jumping into the mix. </w:t>
      </w:r>
    </w:p>
    <w:p w14:paraId="6FC4C2B6" w14:textId="3D375A84" w:rsidR="00ED16A9" w:rsidRDefault="48D90349" w:rsidP="148D7BB5">
      <w:r>
        <w:t>By using options, the ETFs construct a position that aims to define the outcome over the following 12 months.</w:t>
      </w:r>
    </w:p>
    <w:p w14:paraId="0FCF4C6D" w14:textId="51B51DE5" w:rsidR="00ED16A9" w:rsidRDefault="00403A3A" w:rsidP="148D7BB5">
      <w:r>
        <w:t>The outcome and selling point</w:t>
      </w:r>
      <w:r w:rsidR="00652B9E">
        <w:t xml:space="preserve"> </w:t>
      </w:r>
      <w:r w:rsidR="00BC11DB">
        <w:t>are that</w:t>
      </w:r>
      <w:r w:rsidR="00652B9E">
        <w:t xml:space="preserve"> there is a certain threshold with which the index must decline before losses in the ETF are realized. At the same time, the ETF is free to capitalize on gains up to a certain threshold, at which the ETF will go flat</w:t>
      </w:r>
      <w:r w:rsidR="62CF0B9C">
        <w:t>,</w:t>
      </w:r>
      <w:r w:rsidR="00652B9E">
        <w:t xml:space="preserve"> and there will be </w:t>
      </w:r>
      <w:r w:rsidR="00652B9E" w:rsidRPr="481CABB7">
        <w:rPr>
          <w:u w:val="single"/>
        </w:rPr>
        <w:t>no more up</w:t>
      </w:r>
      <w:r w:rsidR="24177DD5" w:rsidRPr="481CABB7">
        <w:rPr>
          <w:u w:val="single"/>
        </w:rPr>
        <w:t>-</w:t>
      </w:r>
      <w:r w:rsidR="00652B9E" w:rsidRPr="481CABB7">
        <w:rPr>
          <w:u w:val="single"/>
        </w:rPr>
        <w:t>capture</w:t>
      </w:r>
      <w:r w:rsidR="00652B9E">
        <w:t xml:space="preserve">. </w:t>
      </w:r>
    </w:p>
    <w:p w14:paraId="6E1B2CB3" w14:textId="2D9408F2" w:rsidR="00ED16A9" w:rsidRDefault="00652B9E" w:rsidP="0085116A">
      <w:r>
        <w:t>Time to be skeptical and question them like any good markets guy.</w:t>
      </w:r>
    </w:p>
    <w:p w14:paraId="5C3143D3" w14:textId="6F78BDC3" w:rsidR="2C0CC38D" w:rsidRDefault="00000000">
      <w:pPr>
        <w:rPr>
          <w:b/>
          <w:bCs/>
          <w:sz w:val="28"/>
          <w:szCs w:val="28"/>
        </w:rPr>
      </w:pPr>
      <w:r>
        <w:pict w14:anchorId="3BF96D4F">
          <v:rect id="_x0000_i1025" style="width:0;height:1.5pt" o:hralign="center" o:hrstd="t" o:hr="t" fillcolor="#a0a0a0" stroked="f"/>
        </w:pict>
      </w:r>
      <w:r w:rsidR="00854B19" w:rsidRPr="481CABB7">
        <w:rPr>
          <w:b/>
          <w:bCs/>
          <w:sz w:val="28"/>
          <w:szCs w:val="28"/>
        </w:rPr>
        <w:t>Defined Doesn’t Mean Easy</w:t>
      </w:r>
    </w:p>
    <w:p w14:paraId="5E5A8B9E" w14:textId="028F8AE3" w:rsidR="00ED16A9" w:rsidRDefault="00ED16A9" w:rsidP="2C0CC38D">
      <w:r>
        <w:t xml:space="preserve">There are significant </w:t>
      </w:r>
      <w:r w:rsidR="007C5BC6">
        <w:t>concerns</w:t>
      </w:r>
      <w:r>
        <w:t xml:space="preserve"> that arise when an outcome is defined. </w:t>
      </w:r>
      <w:r w:rsidR="009752B1">
        <w:t>How long will the defined outcome last?</w:t>
      </w:r>
      <w:r>
        <w:t xml:space="preserve"> What is the path to </w:t>
      </w:r>
      <w:r w:rsidR="00F00C87">
        <w:t>get there</w:t>
      </w:r>
      <w:r>
        <w:t xml:space="preserve">? </w:t>
      </w:r>
      <w:r w:rsidR="724E3F68">
        <w:t>Am I able to</w:t>
      </w:r>
      <w:r>
        <w:t xml:space="preserve"> hold through the entire period?</w:t>
      </w:r>
    </w:p>
    <w:p w14:paraId="7F498D7C" w14:textId="2A473A42" w:rsidR="009752B1" w:rsidRDefault="009752B1" w:rsidP="0085116A">
      <w:r>
        <w:t xml:space="preserve">The time frames </w:t>
      </w:r>
      <w:r w:rsidR="385C0C9E">
        <w:t xml:space="preserve">for these products </w:t>
      </w:r>
      <w:r>
        <w:t xml:space="preserve">are universally round number dates. For example, one of the first that launched is the Innovator U.S. Equity Power Buffer ETF (PAPR). </w:t>
      </w:r>
      <w:r w:rsidR="007C5BC6">
        <w:t>PAPR</w:t>
      </w:r>
      <w:r>
        <w:t xml:space="preserve"> begins in </w:t>
      </w:r>
      <w:commentRangeStart w:id="2"/>
      <w:r>
        <w:t>April</w:t>
      </w:r>
      <w:commentRangeEnd w:id="2"/>
      <w:r>
        <w:rPr>
          <w:rStyle w:val="CommentReference"/>
          <w:sz w:val="22"/>
          <w:szCs w:val="22"/>
        </w:rPr>
        <w:commentReference w:id="2"/>
      </w:r>
      <w:r>
        <w:t xml:space="preserve"> </w:t>
      </w:r>
      <w:r w:rsidR="063E2676">
        <w:t xml:space="preserve">2019 </w:t>
      </w:r>
      <w:r>
        <w:t xml:space="preserve">and aims to define the outcome for the following 12 months. It </w:t>
      </w:r>
      <w:r w:rsidR="767BA1F3">
        <w:t xml:space="preserve">aims to </w:t>
      </w:r>
      <w:r>
        <w:t>buffer</w:t>
      </w:r>
      <w:r w:rsidR="3CD427BC">
        <w:t xml:space="preserve"> (protect the holder)</w:t>
      </w:r>
      <w:r>
        <w:t xml:space="preserve"> against the first 15% downside.</w:t>
      </w:r>
    </w:p>
    <w:p w14:paraId="0956F6FE" w14:textId="3DD8E269" w:rsidR="009752B1" w:rsidRDefault="057D8E24" w:rsidP="0085116A">
      <w:r>
        <w:t>Below, in yellow,</w:t>
      </w:r>
      <w:r w:rsidR="00E06140">
        <w:t xml:space="preserve"> is PAPR from </w:t>
      </w:r>
      <w:r w:rsidR="009752B1">
        <w:t>inception through the first year</w:t>
      </w:r>
      <w:r w:rsidR="00E06140">
        <w:t xml:space="preserve"> compared with the S&amp;P 500</w:t>
      </w:r>
      <w:r w:rsidR="002E79D9">
        <w:t xml:space="preserve"> (S&amp;P)</w:t>
      </w:r>
      <w:r w:rsidR="009752B1">
        <w:t>. Job well done, right?</w:t>
      </w:r>
      <w:r w:rsidR="00D66E36">
        <w:t xml:space="preserve"> The drawdown was </w:t>
      </w:r>
      <w:r w:rsidR="002E79D9">
        <w:t xml:space="preserve">less than </w:t>
      </w:r>
      <w:r w:rsidR="59CBD08A">
        <w:t>half</w:t>
      </w:r>
      <w:r w:rsidR="002E79D9">
        <w:t xml:space="preserve"> that of the S&amp;P</w:t>
      </w:r>
      <w:r w:rsidR="66A5B182">
        <w:t xml:space="preserve"> 500</w:t>
      </w:r>
      <w:r w:rsidR="002E79D9">
        <w:t>.</w:t>
      </w:r>
    </w:p>
    <w:p w14:paraId="13AC1FD9" w14:textId="4E8B1D81" w:rsidR="009752B1" w:rsidRDefault="648FD682" w:rsidP="6FDC277F">
      <w:pPr>
        <w:jc w:val="center"/>
      </w:pPr>
      <w:commentRangeStart w:id="3"/>
      <w:commentRangeStart w:id="4"/>
      <w:r>
        <w:rPr>
          <w:noProof/>
        </w:rPr>
        <w:lastRenderedPageBreak/>
        <w:drawing>
          <wp:inline distT="0" distB="0" distL="0" distR="0" wp14:anchorId="3047BD47" wp14:editId="58371E9A">
            <wp:extent cx="5593862" cy="2727008"/>
            <wp:effectExtent l="0" t="0" r="0" b="0"/>
            <wp:docPr id="1868912954" name="Picture 1868912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862" cy="272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 w:rsidR="00C539A7">
        <w:rPr>
          <w:rStyle w:val="CommentReference"/>
          <w:sz w:val="22"/>
          <w:szCs w:val="22"/>
        </w:rPr>
        <w:commentReference w:id="3"/>
      </w:r>
      <w:commentRangeEnd w:id="4"/>
      <w:r w:rsidR="00C539A7">
        <w:rPr>
          <w:rStyle w:val="CommentReference"/>
          <w:sz w:val="22"/>
          <w:szCs w:val="22"/>
        </w:rPr>
        <w:commentReference w:id="4"/>
      </w:r>
    </w:p>
    <w:p w14:paraId="786CF00B" w14:textId="0EC678C1" w:rsidR="00C539A7" w:rsidRDefault="00C539A7" w:rsidP="0085116A">
      <w:r>
        <w:t>The investor would have had to be willing to hold through a 15.31% drawdown</w:t>
      </w:r>
      <w:r w:rsidR="3E1FC93D">
        <w:t>, which</w:t>
      </w:r>
      <w:r>
        <w:t xml:space="preserve"> is reasonable for any realistic market participant. So far, so good.</w:t>
      </w:r>
    </w:p>
    <w:p w14:paraId="33DFDA22" w14:textId="6F20883A" w:rsidR="009752B1" w:rsidRDefault="00C539A7">
      <w:pPr>
        <w:rPr>
          <w:ins w:id="5" w:author="Tyler Lovingood" w:date="2024-03-27T13:03:00Z"/>
        </w:rPr>
        <w:pPrChange w:id="6" w:author="Tyler Lovingood" w:date="2024-03-27T13:03:00Z">
          <w:pPr>
            <w:jc w:val="center"/>
          </w:pPr>
        </w:pPrChange>
      </w:pPr>
      <w:r>
        <w:t xml:space="preserve">Now the investor continues to hold for the following year, </w:t>
      </w:r>
      <w:r w:rsidR="55192ABE">
        <w:t xml:space="preserve">April 1, </w:t>
      </w:r>
      <w:r w:rsidR="45673DC9">
        <w:t>2020,</w:t>
      </w:r>
      <w:r>
        <w:t xml:space="preserve"> through </w:t>
      </w:r>
      <w:r w:rsidR="05A76251">
        <w:t xml:space="preserve">April 1, 2021, the holding period for which the product was </w:t>
      </w:r>
      <w:r w:rsidR="09C6CD88">
        <w:t>designed</w:t>
      </w:r>
      <w:r w:rsidR="05A76251">
        <w:t>.</w:t>
      </w:r>
    </w:p>
    <w:p w14:paraId="091678E8" w14:textId="41A38184" w:rsidR="009752B1" w:rsidRDefault="7D31920E" w:rsidP="6FDC277F">
      <w:pPr>
        <w:jc w:val="center"/>
      </w:pPr>
      <w:r>
        <w:rPr>
          <w:noProof/>
        </w:rPr>
        <w:drawing>
          <wp:inline distT="0" distB="0" distL="0" distR="0" wp14:anchorId="4FEF717F" wp14:editId="0D0A1890">
            <wp:extent cx="5545982" cy="2715220"/>
            <wp:effectExtent l="0" t="0" r="0" b="0"/>
            <wp:docPr id="22275427" name="Picture 22275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982" cy="271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F328" w14:textId="47FD21A4" w:rsidR="00C539A7" w:rsidRDefault="00C539A7" w:rsidP="0085116A"/>
    <w:p w14:paraId="7B4E057C" w14:textId="13D36B52" w:rsidR="00C539A7" w:rsidRDefault="00C539A7" w:rsidP="0085116A">
      <w:r>
        <w:t>This 12-month period tells a much different story</w:t>
      </w:r>
      <w:r w:rsidR="3490327B">
        <w:t>, an</w:t>
      </w:r>
      <w:r>
        <w:t xml:space="preserve"> </w:t>
      </w:r>
      <w:r w:rsidRPr="481CABB7">
        <w:rPr>
          <w:u w:val="single"/>
        </w:rPr>
        <w:t>underperformance of 27.25%</w:t>
      </w:r>
      <w:r>
        <w:t xml:space="preserve"> vs the S&amp;P 500. The client may be glad to have had less drawdown during Covid, but can they accept that much underperformance on the way up? </w:t>
      </w:r>
    </w:p>
    <w:p w14:paraId="1FAE21A7" w14:textId="5833DFD2" w:rsidR="2C0CC38D" w:rsidRDefault="2C468024" w:rsidP="2C0CC38D">
      <w:r>
        <w:t xml:space="preserve">The math over this </w:t>
      </w:r>
      <w:r w:rsidR="1D04840E">
        <w:t xml:space="preserve">period </w:t>
      </w:r>
      <w:r>
        <w:t xml:space="preserve">shows </w:t>
      </w:r>
      <w:r w:rsidR="278AE315">
        <w:t xml:space="preserve">that PAPR had ~45% of the drawdown of </w:t>
      </w:r>
      <w:r w:rsidR="00FC4099">
        <w:t xml:space="preserve">the S&amp;P </w:t>
      </w:r>
      <w:r w:rsidR="278AE315">
        <w:t xml:space="preserve">and only ~25% of the upside the following year. </w:t>
      </w:r>
      <w:r w:rsidR="00AE3259">
        <w:t xml:space="preserve">Said differently, </w:t>
      </w:r>
      <w:r w:rsidR="113FBB8A">
        <w:t xml:space="preserve">the ETF only </w:t>
      </w:r>
      <w:r w:rsidR="5D88E581">
        <w:t>captured</w:t>
      </w:r>
      <w:r w:rsidR="113FBB8A">
        <w:t xml:space="preserve"> 25% of the upside while still </w:t>
      </w:r>
      <w:r w:rsidR="113FBB8A">
        <w:lastRenderedPageBreak/>
        <w:t xml:space="preserve">experiencing 45% of the downside. </w:t>
      </w:r>
      <w:r w:rsidR="00480492">
        <w:t>That’s n</w:t>
      </w:r>
      <w:r w:rsidR="113FBB8A">
        <w:t xml:space="preserve">ot exactly the goal of any strategy. But again, this is a product and not </w:t>
      </w:r>
      <w:r w:rsidR="00F32D0D">
        <w:t>a tactical strategy that adapts to the market</w:t>
      </w:r>
      <w:r w:rsidR="271B7B39">
        <w:t>.</w:t>
      </w:r>
    </w:p>
    <w:p w14:paraId="2EF548EF" w14:textId="13E62947" w:rsidR="2C0CC38D" w:rsidRDefault="00000000" w:rsidP="2C0CC38D">
      <w:pPr>
        <w:rPr>
          <w:b/>
          <w:bCs/>
          <w:sz w:val="32"/>
          <w:szCs w:val="32"/>
        </w:rPr>
      </w:pPr>
      <w:r>
        <w:pict w14:anchorId="3AF0FB8B">
          <v:rect id="_x0000_i1026" style="width:0;height:1.5pt" o:hralign="center" o:hrstd="t" o:hr="t" fillcolor="#a0a0a0" stroked="f"/>
        </w:pict>
      </w:r>
      <w:r w:rsidR="00CF11F4" w:rsidRPr="481CABB7">
        <w:rPr>
          <w:b/>
          <w:bCs/>
          <w:sz w:val="32"/>
          <w:szCs w:val="32"/>
        </w:rPr>
        <w:t>The Path Isn’t Linear</w:t>
      </w:r>
    </w:p>
    <w:p w14:paraId="46B58A8E" w14:textId="565F218D" w:rsidR="2C0CC38D" w:rsidRDefault="271B7B39" w:rsidP="2C0CC38D">
      <w:r>
        <w:t xml:space="preserve">The second major problem is that the path to the defined outcome may not always be easy. Let’s </w:t>
      </w:r>
      <w:r w:rsidR="213916F7">
        <w:t>look</w:t>
      </w:r>
      <w:r>
        <w:t xml:space="preserve"> at what a 50% decline would look like for the S&amp;P 500</w:t>
      </w:r>
      <w:r w:rsidR="5CF46631">
        <w:t>, an event that has happened multiple times in the past, and</w:t>
      </w:r>
      <w:r>
        <w:t xml:space="preserve"> </w:t>
      </w:r>
      <w:r w:rsidR="179818D4">
        <w:t xml:space="preserve">its effect on a </w:t>
      </w:r>
      <w:r>
        <w:t>hypothetical buffer ETF.</w:t>
      </w:r>
    </w:p>
    <w:p w14:paraId="08F31D2D" w14:textId="6D67D5D8" w:rsidR="03338613" w:rsidRDefault="03338613" w:rsidP="2C0CC38D">
      <w:r>
        <w:t>The hypothetical buffer ETF</w:t>
      </w:r>
      <w:r w:rsidR="7837A41E">
        <w:t xml:space="preserve"> </w:t>
      </w:r>
      <w:r w:rsidR="081E32A7">
        <w:t>below, in yellow,</w:t>
      </w:r>
      <w:r w:rsidR="62897636">
        <w:t xml:space="preserve"> </w:t>
      </w:r>
      <w:r>
        <w:t>will have a 15% downside buffer</w:t>
      </w:r>
      <w:r w:rsidR="4AF8B4D0">
        <w:t xml:space="preserve"> as marked by the dashed line</w:t>
      </w:r>
      <w:r>
        <w:t xml:space="preserve">. </w:t>
      </w:r>
      <w:r w:rsidR="686BDA78">
        <w:t xml:space="preserve">This means that </w:t>
      </w:r>
      <w:r>
        <w:t>it will protect against losses for the first 15% over the</w:t>
      </w:r>
      <w:r w:rsidR="00603C9A">
        <w:t xml:space="preserve"> next 12 months</w:t>
      </w:r>
      <w:r>
        <w:t xml:space="preserve">. </w:t>
      </w:r>
    </w:p>
    <w:p w14:paraId="3EDA18A0" w14:textId="7D0492ED" w:rsidR="03338613" w:rsidRDefault="33F3BF2A" w:rsidP="2C0CC38D">
      <w:r>
        <w:t>Assume that</w:t>
      </w:r>
      <w:r w:rsidR="3D90F0FC">
        <w:t xml:space="preserve"> the S&amp;P 500 declines 50%</w:t>
      </w:r>
      <w:r w:rsidR="13F864A3">
        <w:t>,</w:t>
      </w:r>
      <w:r w:rsidR="7BFC9AF9">
        <w:t xml:space="preserve"> as shown by the black line</w:t>
      </w:r>
      <w:r w:rsidR="3D90F0FC">
        <w:t>. At best</w:t>
      </w:r>
      <w:r w:rsidR="00603C9A">
        <w:t>,</w:t>
      </w:r>
      <w:r w:rsidR="3D90F0FC">
        <w:t xml:space="preserve"> the buffer ETF will be down 35%</w:t>
      </w:r>
      <w:r w:rsidR="00603C9A">
        <w:t>. That is 50% minus the buffer of 15%</w:t>
      </w:r>
      <w:r w:rsidR="00B371F8">
        <w:t>.</w:t>
      </w:r>
    </w:p>
    <w:p w14:paraId="63E23415" w14:textId="2BC76A0B" w:rsidR="34D61A55" w:rsidRDefault="34D61A55" w:rsidP="2C0CC38D">
      <w:pPr>
        <w:jc w:val="center"/>
      </w:pPr>
      <w:r>
        <w:rPr>
          <w:noProof/>
        </w:rPr>
        <w:drawing>
          <wp:inline distT="0" distB="0" distL="0" distR="0" wp14:anchorId="097D798C" wp14:editId="59FB2A51">
            <wp:extent cx="3438525" cy="2686591"/>
            <wp:effectExtent l="0" t="0" r="0" b="0"/>
            <wp:docPr id="502994262" name="Picture 502994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495" cy="269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15F0" w14:textId="003EDE55" w:rsidR="2C0CC38D" w:rsidRDefault="2C0CC38D" w:rsidP="2C0CC38D"/>
    <w:p w14:paraId="17786075" w14:textId="324F3BF5" w:rsidR="67D1436C" w:rsidRDefault="00967143" w:rsidP="2C0CC38D">
      <w:r>
        <w:t xml:space="preserve">A 35% drawdown is </w:t>
      </w:r>
      <w:r w:rsidR="0038526E">
        <w:t>steep,</w:t>
      </w:r>
      <w:r w:rsidR="00C217F9">
        <w:t xml:space="preserve"> and many investors may not be willing and able to make it out on the other side, especially knowing that the</w:t>
      </w:r>
      <w:r w:rsidR="67D1436C">
        <w:t xml:space="preserve"> upside is </w:t>
      </w:r>
      <w:r w:rsidR="00C217F9">
        <w:t xml:space="preserve">still </w:t>
      </w:r>
      <w:r w:rsidR="67D1436C">
        <w:t>capped</w:t>
      </w:r>
      <w:r w:rsidR="00C217F9">
        <w:t>.</w:t>
      </w:r>
    </w:p>
    <w:p w14:paraId="74479086" w14:textId="3D4111F9" w:rsidR="67D1436C" w:rsidRDefault="67D1436C" w:rsidP="2C0CC38D">
      <w:r>
        <w:t xml:space="preserve">Yes, the </w:t>
      </w:r>
      <w:r w:rsidR="43853DE0">
        <w:t xml:space="preserve">upside </w:t>
      </w:r>
      <w:r>
        <w:t>cap is still there</w:t>
      </w:r>
      <w:r w:rsidR="79956CE8">
        <w:t xml:space="preserve"> despite the large drawdown</w:t>
      </w:r>
      <w:r w:rsidR="0971CBA0">
        <w:t>.</w:t>
      </w:r>
    </w:p>
    <w:p w14:paraId="12C7361A" w14:textId="237B0E84" w:rsidR="0971CBA0" w:rsidRDefault="0971CBA0" w:rsidP="2C0CC38D">
      <w:r>
        <w:t>Now let’s think about if the S&amp;P 500 magically erase</w:t>
      </w:r>
      <w:r w:rsidR="73B40477">
        <w:t>d</w:t>
      </w:r>
      <w:r>
        <w:t xml:space="preserve"> that entire 50% drawdow</w:t>
      </w:r>
      <w:r w:rsidR="001E1495">
        <w:t>n</w:t>
      </w:r>
      <w:r w:rsidR="6D0FBA97">
        <w:t xml:space="preserve"> AND the S&amp;P</w:t>
      </w:r>
      <w:r>
        <w:t xml:space="preserve"> </w:t>
      </w:r>
      <w:r w:rsidR="26E4F148">
        <w:t>manage</w:t>
      </w:r>
      <w:r w:rsidR="04DE2F7A">
        <w:t>d</w:t>
      </w:r>
      <w:r w:rsidR="26E4F148">
        <w:t xml:space="preserve"> to gain</w:t>
      </w:r>
      <w:r>
        <w:t xml:space="preserve"> 20% on the year.</w:t>
      </w:r>
      <w:r w:rsidR="3F005568">
        <w:t xml:space="preserve"> </w:t>
      </w:r>
    </w:p>
    <w:p w14:paraId="3F1CCBD1" w14:textId="4BC8A9BA" w:rsidR="782B5BD1" w:rsidRDefault="0D1850D9" w:rsidP="2C0CC38D">
      <w:r>
        <w:t xml:space="preserve">The graphic below shows the ETF, in </w:t>
      </w:r>
      <w:r w:rsidR="366E16BD">
        <w:t>yellow, would</w:t>
      </w:r>
      <w:r w:rsidR="3F005568">
        <w:t xml:space="preserve"> only be up 15% because of the cap set in place at the beginning of the year.</w:t>
      </w:r>
      <w:r w:rsidR="2BB49FC9">
        <w:t xml:space="preserve"> The math says that </w:t>
      </w:r>
      <w:r w:rsidR="00850C42">
        <w:t>the fund</w:t>
      </w:r>
      <w:r w:rsidR="2BB49FC9">
        <w:t xml:space="preserve"> </w:t>
      </w:r>
      <w:r w:rsidR="3A2631EA">
        <w:t>earned ~</w:t>
      </w:r>
      <w:r w:rsidR="2BB49FC9">
        <w:t>$0.4</w:t>
      </w:r>
      <w:r w:rsidR="00EF3070">
        <w:t>3</w:t>
      </w:r>
      <w:r w:rsidR="2BB49FC9">
        <w:t xml:space="preserve"> of reward per unit of risk (</w:t>
      </w:r>
      <w:r w:rsidR="4F8E5BD5">
        <w:t>15% gain divided by 35% drawdown</w:t>
      </w:r>
      <w:r w:rsidR="2BB49FC9">
        <w:t>)</w:t>
      </w:r>
      <w:r w:rsidR="0B071262">
        <w:t>.</w:t>
      </w:r>
      <w:r w:rsidR="70C01B5E">
        <w:t xml:space="preserve"> That’s not </w:t>
      </w:r>
      <w:r w:rsidR="004F493A">
        <w:t xml:space="preserve">the </w:t>
      </w:r>
      <w:r w:rsidR="70C01B5E">
        <w:t>math that any tactical or active fund strives for.</w:t>
      </w:r>
    </w:p>
    <w:p w14:paraId="7305FDF3" w14:textId="58B244F3" w:rsidR="00A72B38" w:rsidRDefault="120D8E62" w:rsidP="093A7919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B32BC1" wp14:editId="0F05CEB5">
            <wp:extent cx="3843700" cy="2938828"/>
            <wp:effectExtent l="0" t="0" r="0" b="0"/>
            <wp:docPr id="1773962261" name="Picture 1773962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39622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700" cy="293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C699" w14:textId="5278521F" w:rsidR="00A72B38" w:rsidRDefault="00124B32">
      <w:pPr>
        <w:rPr>
          <w:b/>
          <w:bCs/>
          <w:sz w:val="28"/>
          <w:szCs w:val="28"/>
        </w:rPr>
        <w:pPrChange w:id="7" w:author="Tyler Lovingood" w:date="2024-03-04T14:42:00Z">
          <w:pPr>
            <w:jc w:val="center"/>
          </w:pPr>
        </w:pPrChange>
      </w:pPr>
      <w:r w:rsidRPr="093A7919">
        <w:rPr>
          <w:b/>
          <w:bCs/>
          <w:sz w:val="28"/>
          <w:szCs w:val="28"/>
        </w:rPr>
        <w:t>Predefine Your Plan, Not Your Outcome</w:t>
      </w:r>
    </w:p>
    <w:p w14:paraId="128ECC4F" w14:textId="515A8A29" w:rsidR="00124B32" w:rsidRPr="00124B32" w:rsidRDefault="00EF1E87" w:rsidP="00124B32">
      <w:r>
        <w:t xml:space="preserve">Tactical strategies come in </w:t>
      </w:r>
      <w:r w:rsidR="002D6499">
        <w:t>many different forms</w:t>
      </w:r>
      <w:r w:rsidR="3C2D3BAC">
        <w:t>.</w:t>
      </w:r>
      <w:r w:rsidR="002D6499">
        <w:t xml:space="preserve"> </w:t>
      </w:r>
      <w:r w:rsidR="1C8F5242">
        <w:t>W</w:t>
      </w:r>
      <w:r w:rsidR="09BE8573">
        <w:t>e use those quantitative and tested with track records through severe bear markets.</w:t>
      </w:r>
      <w:r w:rsidR="004E7742">
        <w:t xml:space="preserve"> </w:t>
      </w:r>
    </w:p>
    <w:p w14:paraId="51CB8ECB" w14:textId="7E5C595A" w:rsidR="00124B32" w:rsidRPr="00124B32" w:rsidRDefault="004E7742" w:rsidP="00124B32">
      <w:pPr>
        <w:rPr>
          <w:ins w:id="8" w:author="Manish Khatta" w:date="2024-03-05T13:20:00Z"/>
        </w:rPr>
      </w:pPr>
      <w:r>
        <w:t xml:space="preserve">Buffer </w:t>
      </w:r>
      <w:r w:rsidR="005212AF">
        <w:t>ETFs</w:t>
      </w:r>
      <w:r>
        <w:t xml:space="preserve"> haven’t seen a 50% drawdown </w:t>
      </w:r>
      <w:r w:rsidR="5B41FDF3">
        <w:t>in stocks yet</w:t>
      </w:r>
      <w:r>
        <w:t xml:space="preserve">, and when </w:t>
      </w:r>
      <w:r w:rsidR="004A0D77">
        <w:t xml:space="preserve">that happens, it </w:t>
      </w:r>
      <w:r>
        <w:t xml:space="preserve">may not be tolerable </w:t>
      </w:r>
      <w:r w:rsidR="00125A7A">
        <w:t xml:space="preserve">enough </w:t>
      </w:r>
      <w:r>
        <w:t xml:space="preserve">to stick with the strategy. </w:t>
      </w:r>
      <w:r w:rsidR="0057371E">
        <w:t>We don’t want to be at the will of what “the market” is doing but rather have a set of systems that will drive our positioning</w:t>
      </w:r>
      <w:r w:rsidR="005212AF">
        <w:t xml:space="preserve">. </w:t>
      </w:r>
    </w:p>
    <w:p w14:paraId="68500E34" w14:textId="3FD12760" w:rsidR="00124B32" w:rsidRPr="00124B32" w:rsidRDefault="005212AF" w:rsidP="00124B32">
      <w:r>
        <w:t>Of which, cash is an option. There is a drawdown always looming, it’s just a matter of when. Check and double check your strategy to know if there is a plan for when that time comes.</w:t>
      </w:r>
      <w:r w:rsidR="001C53ED">
        <w:t xml:space="preserve"> </w:t>
      </w:r>
    </w:p>
    <w:p w14:paraId="33616E32" w14:textId="4E0F8CFE" w:rsidR="486F39E5" w:rsidRDefault="486F39E5" w:rsidP="489DB69D">
      <w:r>
        <w:t>How is Potomac Different?</w:t>
      </w:r>
    </w:p>
    <w:p w14:paraId="19E5E9DD" w14:textId="43FB4C80" w:rsidR="486F39E5" w:rsidRDefault="486F39E5" w:rsidP="489DB69D">
      <w:r>
        <w:t xml:space="preserve">For starters, there is nothing predefined about the way that we invest other than the fact that we follow the signals generated by our </w:t>
      </w:r>
      <w:r w:rsidR="7DF75315">
        <w:t>composite</w:t>
      </w:r>
      <w:r>
        <w:t xml:space="preserve"> models. As such, we can only speak at a high </w:t>
      </w:r>
      <w:r w:rsidR="2A69A901">
        <w:t xml:space="preserve">level. </w:t>
      </w:r>
    </w:p>
    <w:p w14:paraId="3F7CFC0C" w14:textId="2B3885EA" w:rsidR="2A69A901" w:rsidRDefault="2A69A901" w:rsidP="489DB69D">
      <w:pPr>
        <w:rPr>
          <w:ins w:id="9" w:author="Manish Khatta" w:date="2024-03-05T13:20:00Z"/>
        </w:rPr>
      </w:pPr>
      <w:r>
        <w:t xml:space="preserve">Potomac’s models are not designed to “sell the top.” </w:t>
      </w:r>
    </w:p>
    <w:p w14:paraId="1958587E" w14:textId="43FCCD4D" w:rsidR="2A69A901" w:rsidRDefault="2A69A901" w:rsidP="489DB69D">
      <w:r>
        <w:t xml:space="preserve">We </w:t>
      </w:r>
      <w:r w:rsidR="22628D17">
        <w:t>will not</w:t>
      </w:r>
      <w:r>
        <w:t xml:space="preserve"> </w:t>
      </w:r>
      <w:r w:rsidR="6992C054">
        <w:t>guarantee</w:t>
      </w:r>
      <w:r>
        <w:t xml:space="preserve"> </w:t>
      </w:r>
      <w:r w:rsidR="4026C8AF">
        <w:t>investor</w:t>
      </w:r>
      <w:r>
        <w:t xml:space="preserve"> </w:t>
      </w:r>
      <w:r w:rsidR="275ADF68">
        <w:t>protection</w:t>
      </w:r>
      <w:r>
        <w:t xml:space="preserve"> on the </w:t>
      </w:r>
      <w:r w:rsidR="47BDA3D5">
        <w:t>first</w:t>
      </w:r>
      <w:r>
        <w:t xml:space="preserve"> x% move lower from a specific date or point in time.</w:t>
      </w:r>
      <w:r w:rsidR="125BE5D7">
        <w:t xml:space="preserve"> In fact, </w:t>
      </w:r>
      <w:r w:rsidR="3E9F83D5">
        <w:t>due to</w:t>
      </w:r>
      <w:r w:rsidR="125BE5D7">
        <w:t xml:space="preserve"> the </w:t>
      </w:r>
      <w:r w:rsidR="10551DA1">
        <w:t>trend-following</w:t>
      </w:r>
      <w:r w:rsidR="125BE5D7">
        <w:t xml:space="preserve"> nature of some of our indicators, it is very likely that the </w:t>
      </w:r>
      <w:r w:rsidR="1CFEA068">
        <w:t>market</w:t>
      </w:r>
      <w:r w:rsidR="125BE5D7">
        <w:t xml:space="preserve"> will already be moving lower when we </w:t>
      </w:r>
      <w:r w:rsidR="18A2805D">
        <w:t>receive</w:t>
      </w:r>
      <w:r w:rsidR="125BE5D7">
        <w:t xml:space="preserve"> our sell signals.</w:t>
      </w:r>
      <w:r w:rsidR="0823DCFF">
        <w:t xml:space="preserve"> </w:t>
      </w:r>
    </w:p>
    <w:p w14:paraId="75AE3212" w14:textId="1A891247" w:rsidR="1F97DB49" w:rsidRDefault="1F97DB49" w:rsidP="489DB69D">
      <w:r>
        <w:t xml:space="preserve">However, if the model generates a sell signal, we can and will move to a cash position, </w:t>
      </w:r>
      <w:r w:rsidR="3AF49A62">
        <w:t xml:space="preserve">helping to </w:t>
      </w:r>
      <w:commentRangeStart w:id="10"/>
      <w:r>
        <w:t>protect</w:t>
      </w:r>
      <w:commentRangeEnd w:id="10"/>
      <w:r>
        <w:rPr>
          <w:rStyle w:val="CommentReference"/>
          <w:sz w:val="22"/>
          <w:szCs w:val="22"/>
        </w:rPr>
        <w:commentReference w:id="10"/>
      </w:r>
      <w:r>
        <w:t xml:space="preserve"> investors from further declines. </w:t>
      </w:r>
      <w:r w:rsidR="39C282B7">
        <w:t>I</w:t>
      </w:r>
      <w:commentRangeStart w:id="11"/>
      <w:r w:rsidR="39C282B7">
        <w:t>f</w:t>
      </w:r>
      <w:r>
        <w:t xml:space="preserve"> the de</w:t>
      </w:r>
      <w:r w:rsidR="19B57707">
        <w:t xml:space="preserve">cline is </w:t>
      </w:r>
      <w:bookmarkStart w:id="12" w:name="_Int_U966xzZE"/>
      <w:r w:rsidR="19B57707">
        <w:t>similar to</w:t>
      </w:r>
      <w:bookmarkEnd w:id="12"/>
      <w:r w:rsidR="19B57707">
        <w:t xml:space="preserve"> that of the bursting of the dot com bubble o</w:t>
      </w:r>
      <w:r w:rsidR="54DC6714">
        <w:t>r</w:t>
      </w:r>
      <w:r w:rsidR="19B57707">
        <w:t xml:space="preserve"> the Global Financial Crisis</w:t>
      </w:r>
      <w:r w:rsidR="2FE1F3C3">
        <w:t xml:space="preserve">, </w:t>
      </w:r>
      <w:commentRangeEnd w:id="11"/>
      <w:r>
        <w:rPr>
          <w:rStyle w:val="CommentReference"/>
          <w:sz w:val="22"/>
          <w:szCs w:val="22"/>
        </w:rPr>
        <w:commentReference w:id="11"/>
      </w:r>
      <w:r w:rsidR="19B57707">
        <w:t xml:space="preserve">a cash </w:t>
      </w:r>
      <w:r w:rsidR="64622727">
        <w:t>position</w:t>
      </w:r>
      <w:r w:rsidR="19B57707">
        <w:t xml:space="preserve"> will continue to provide </w:t>
      </w:r>
      <w:r w:rsidR="585A5C38">
        <w:t xml:space="preserve">protection even as the Buffer product ceases to do the same. </w:t>
      </w:r>
    </w:p>
    <w:p w14:paraId="7AC0C23B" w14:textId="3A03BF21" w:rsidR="00324E98" w:rsidRDefault="585A5C38" w:rsidP="00324E98">
      <w:r>
        <w:t xml:space="preserve">On the upside, Potomac’s models are not designed to deliberately cap upside potential. </w:t>
      </w:r>
    </w:p>
    <w:p w14:paraId="41328226" w14:textId="6CCE5502" w:rsidR="585A5C38" w:rsidRDefault="585A5C38" w:rsidP="489DB69D">
      <w:r>
        <w:lastRenderedPageBreak/>
        <w:t xml:space="preserve">In short, we believe that small amounts of downside are normal and healthy for the market but that large drawdowns can be </w:t>
      </w:r>
      <w:r w:rsidR="4E554B72">
        <w:t>catastrophic</w:t>
      </w:r>
      <w:r>
        <w:t xml:space="preserve">. </w:t>
      </w:r>
      <w:r w:rsidR="221ADA1C">
        <w:t>Essentially</w:t>
      </w:r>
      <w:r>
        <w:t>, the opposite of the B</w:t>
      </w:r>
      <w:r w:rsidR="5A62BC6E">
        <w:t xml:space="preserve">uffer product. </w:t>
      </w:r>
      <w:r w:rsidR="28AD9E8E">
        <w:t xml:space="preserve">We also </w:t>
      </w:r>
      <w:r w:rsidR="1401A3D1">
        <w:t>believe</w:t>
      </w:r>
      <w:r w:rsidR="28AD9E8E">
        <w:t xml:space="preserve"> that the goal of an investment manager is not to limit upside capture. </w:t>
      </w:r>
    </w:p>
    <w:p w14:paraId="0B307B9C" w14:textId="0FFF4D8E" w:rsidR="63F54287" w:rsidRDefault="63F54287" w:rsidP="63F54287"/>
    <w:p w14:paraId="694944C3" w14:textId="5EDC14B3" w:rsidR="32ED455B" w:rsidRDefault="32ED455B" w:rsidP="63F54287">
      <w:pPr>
        <w:rPr>
          <w:ins w:id="13" w:author="Alisha Dowell" w:date="2024-03-12T20:20:00Z"/>
        </w:rPr>
      </w:pPr>
      <w:ins w:id="14" w:author="Alisha Dowell" w:date="2024-03-12T20:20:00Z">
        <w:r>
          <w:t>PFM-611-20240312</w:t>
        </w:r>
      </w:ins>
    </w:p>
    <w:p w14:paraId="037C0E90" w14:textId="350EA5EE" w:rsidR="63F54287" w:rsidRDefault="63F54287" w:rsidP="63F54287"/>
    <w:p w14:paraId="043F659B" w14:textId="244055C9" w:rsidR="489DB69D" w:rsidRDefault="489DB69D" w:rsidP="489DB69D"/>
    <w:p w14:paraId="26374294" w14:textId="240B3D76" w:rsidR="2C0CC38D" w:rsidRDefault="2C0CC38D" w:rsidP="2C0CC38D"/>
    <w:p w14:paraId="1FFC29D1" w14:textId="569E35BB" w:rsidR="2C0CC38D" w:rsidRDefault="2C0CC38D" w:rsidP="2C0CC38D"/>
    <w:p w14:paraId="293E4A99" w14:textId="6A92D7F0" w:rsidR="2C0CC38D" w:rsidRDefault="2C0CC38D" w:rsidP="2C0CC38D"/>
    <w:p w14:paraId="1156536E" w14:textId="77777777" w:rsidR="00DA17A8" w:rsidRDefault="00DA17A8" w:rsidP="0085116A"/>
    <w:sectPr w:rsidR="00DA17A8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Christopher  Norton" w:date="2024-03-27T15:04:00Z" w:initials="CN">
    <w:p w14:paraId="55F15A51" w14:textId="55734650" w:rsidR="24451AD9" w:rsidRDefault="24451AD9">
      <w:r>
        <w:t>No apostrophe in ETFs, please use a small "s"</w:t>
      </w:r>
      <w:r>
        <w:annotationRef/>
      </w:r>
    </w:p>
  </w:comment>
  <w:comment w:id="2" w:author="Dan Russo" w:date="2024-03-01T11:27:00Z" w:initials="DR">
    <w:p w14:paraId="2866BF23" w14:textId="36946521" w:rsidR="489DB69D" w:rsidRDefault="489DB69D">
      <w:r>
        <w:t>of what year.</w:t>
      </w:r>
      <w:r>
        <w:annotationRef/>
      </w:r>
    </w:p>
  </w:comment>
  <w:comment w:id="3" w:author="Manish Khatta" w:date="2024-03-05T08:22:00Z" w:initials="MK">
    <w:p w14:paraId="542CB0B6" w14:textId="1598BFE5" w:rsidR="093A7919" w:rsidRDefault="093A7919">
      <w:r>
        <w:t>blurry</w:t>
      </w:r>
      <w:r>
        <w:annotationRef/>
      </w:r>
    </w:p>
  </w:comment>
  <w:comment w:id="4" w:author="Tyler Lovingood" w:date="2024-03-05T12:59:00Z" w:initials="TL">
    <w:p w14:paraId="14BB2913" w14:textId="298C6AD0" w:rsidR="093A7919" w:rsidRDefault="093A7919">
      <w:r>
        <w:t>Reached out to Martina and she said that she'll be able to have it high quality when posted.</w:t>
      </w:r>
      <w:r>
        <w:annotationRef/>
      </w:r>
    </w:p>
  </w:comment>
  <w:comment w:id="10" w:author="Alisha Dowell" w:date="2024-03-12T16:20:00Z" w:initials="AD">
    <w:p w14:paraId="006E1282" w14:textId="544E4546" w:rsidR="63F54287" w:rsidRDefault="63F54287">
      <w:r>
        <w:t>Can we change "protecting" to: "helping to protect"</w:t>
      </w:r>
      <w:r>
        <w:annotationRef/>
      </w:r>
    </w:p>
  </w:comment>
  <w:comment w:id="11" w:author="Alisha Dowell" w:date="2024-03-12T16:19:00Z" w:initials="AD">
    <w:p w14:paraId="68AEBC0C" w14:textId="21E43C81" w:rsidR="63F54287" w:rsidRDefault="63F54287">
      <w:r>
        <w:t>This is not a full sentence?</w:t>
      </w: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F15A51" w15:done="0"/>
  <w15:commentEx w15:paraId="2866BF23" w15:done="1"/>
  <w15:commentEx w15:paraId="542CB0B6" w15:done="0"/>
  <w15:commentEx w15:paraId="14BB2913" w15:paraIdParent="542CB0B6" w15:done="0"/>
  <w15:commentEx w15:paraId="006E1282" w15:done="0"/>
  <w15:commentEx w15:paraId="68AEBC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2981E6" w16cex:dateUtc="2024-03-27T22:04:00Z"/>
  <w16cex:commentExtensible w16cex:durableId="0EAD0040" w16cex:dateUtc="2024-03-01T16:27:00Z"/>
  <w16cex:commentExtensible w16cex:durableId="33E86438" w16cex:dateUtc="2024-03-05T13:22:00Z"/>
  <w16cex:commentExtensible w16cex:durableId="5ADCF22B" w16cex:dateUtc="2024-03-05T17:59:00Z"/>
  <w16cex:commentExtensible w16cex:durableId="77173816" w16cex:dateUtc="2024-03-12T20:20:00Z">
    <w16cex:extLst>
      <w16:ext w16:uri="{CE6994B0-6A32-4C9F-8C6B-6E91EDA988CE}">
        <cr:reactions xmlns:cr="http://schemas.microsoft.com/office/comments/2020/reactions">
          <cr:reaction reactionType="1">
            <cr:reactionInfo dateUtc="2024-03-13T12:28:02Z">
              <cr:user userId="S::tlovingood@potomacfund.com::634c6f66-e98e-41ae-87f7-85058b7976a2" userProvider="AD" userName="Tyler Lovingood"/>
            </cr:reactionInfo>
          </cr:reaction>
        </cr:reactions>
      </w16:ext>
    </w16cex:extLst>
  </w16cex:commentExtensible>
  <w16cex:commentExtensible w16cex:durableId="096DD719" w16cex:dateUtc="2024-03-12T20:19:00Z">
    <w16cex:extLst>
      <w16:ext w16:uri="{CE6994B0-6A32-4C9F-8C6B-6E91EDA988CE}">
        <cr:reactions xmlns:cr="http://schemas.microsoft.com/office/comments/2020/reactions">
          <cr:reaction reactionType="1">
            <cr:reactionInfo dateUtc="2024-03-13T12:27:24Z">
              <cr:user userId="S::tlovingood@potomacfund.com::634c6f66-e98e-41ae-87f7-85058b7976a2" userProvider="AD" userName="Tyler Lovingood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F15A51" w16cid:durableId="652981E6"/>
  <w16cid:commentId w16cid:paraId="2866BF23" w16cid:durableId="0EAD0040"/>
  <w16cid:commentId w16cid:paraId="542CB0B6" w16cid:durableId="33E86438"/>
  <w16cid:commentId w16cid:paraId="14BB2913" w16cid:durableId="5ADCF22B"/>
  <w16cid:commentId w16cid:paraId="006E1282" w16cid:durableId="77173816"/>
  <w16cid:commentId w16cid:paraId="68AEBC0C" w16cid:durableId="096DD71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76011" w14:textId="77777777" w:rsidR="00141A9E" w:rsidRDefault="00141A9E">
      <w:pPr>
        <w:spacing w:after="0" w:line="240" w:lineRule="auto"/>
      </w:pPr>
      <w:r>
        <w:separator/>
      </w:r>
    </w:p>
  </w:endnote>
  <w:endnote w:type="continuationSeparator" w:id="0">
    <w:p w14:paraId="44932CFC" w14:textId="77777777" w:rsidR="00141A9E" w:rsidRDefault="00141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  <w:tblPrChange w:id="25" w:author="Lucy Mavrick" w:date="2024-03-11T15:36:00Z">
        <w:tblPr>
          <w:tblStyle w:val="TableGrid"/>
          <w:tblW w:w="0" w:type="nil"/>
          <w:tblLayout w:type="fixed"/>
          <w:tblLook w:val="06A0" w:firstRow="1" w:lastRow="0" w:firstColumn="1" w:lastColumn="0" w:noHBand="1" w:noVBand="1"/>
        </w:tblPr>
      </w:tblPrChange>
    </w:tblPr>
    <w:tblGrid>
      <w:gridCol w:w="3120"/>
      <w:gridCol w:w="3120"/>
      <w:gridCol w:w="3120"/>
      <w:tblGridChange w:id="26">
        <w:tblGrid>
          <w:gridCol w:w="10"/>
          <w:gridCol w:w="3110"/>
          <w:gridCol w:w="10"/>
          <w:gridCol w:w="3110"/>
          <w:gridCol w:w="10"/>
          <w:gridCol w:w="3110"/>
          <w:gridCol w:w="10"/>
        </w:tblGrid>
      </w:tblGridChange>
    </w:tblGrid>
    <w:tr w:rsidR="481CABB7" w14:paraId="1E305A4C" w14:textId="77777777" w:rsidTr="481CABB7">
      <w:trPr>
        <w:trHeight w:val="300"/>
        <w:trPrChange w:id="27" w:author="Lucy Mavrick" w:date="2024-03-11T15:36:00Z">
          <w:trPr>
            <w:gridBefore w:val="1"/>
            <w:trHeight w:val="300"/>
          </w:trPr>
        </w:trPrChange>
      </w:trPr>
      <w:tc>
        <w:tcPr>
          <w:tcW w:w="3120" w:type="dxa"/>
          <w:tcPrChange w:id="28" w:author="Lucy Mavrick" w:date="2024-03-11T15:36:00Z">
            <w:tcPr>
              <w:tcW w:w="3120" w:type="dxa"/>
              <w:gridSpan w:val="2"/>
            </w:tcPr>
          </w:tcPrChange>
        </w:tcPr>
        <w:p w14:paraId="3BD1F117" w14:textId="0F096856" w:rsidR="481CABB7" w:rsidRDefault="481CABB7">
          <w:pPr>
            <w:pStyle w:val="Header"/>
            <w:ind w:left="-115"/>
            <w:pPrChange w:id="29" w:author="Lucy Mavrick" w:date="2024-03-11T15:36:00Z">
              <w:pPr/>
            </w:pPrChange>
          </w:pPr>
        </w:p>
      </w:tc>
      <w:tc>
        <w:tcPr>
          <w:tcW w:w="3120" w:type="dxa"/>
          <w:tcPrChange w:id="30" w:author="Lucy Mavrick" w:date="2024-03-11T15:36:00Z">
            <w:tcPr>
              <w:tcW w:w="3120" w:type="dxa"/>
              <w:gridSpan w:val="2"/>
            </w:tcPr>
          </w:tcPrChange>
        </w:tcPr>
        <w:p w14:paraId="2C4EC70A" w14:textId="6C5FA4CF" w:rsidR="481CABB7" w:rsidRDefault="481CABB7">
          <w:pPr>
            <w:pStyle w:val="Header"/>
            <w:jc w:val="center"/>
            <w:pPrChange w:id="31" w:author="Lucy Mavrick" w:date="2024-03-11T15:36:00Z">
              <w:pPr/>
            </w:pPrChange>
          </w:pPr>
        </w:p>
      </w:tc>
      <w:tc>
        <w:tcPr>
          <w:tcW w:w="3120" w:type="dxa"/>
          <w:tcPrChange w:id="32" w:author="Lucy Mavrick" w:date="2024-03-11T15:36:00Z">
            <w:tcPr>
              <w:tcW w:w="3120" w:type="dxa"/>
              <w:gridSpan w:val="2"/>
            </w:tcPr>
          </w:tcPrChange>
        </w:tcPr>
        <w:p w14:paraId="68EEA9B8" w14:textId="7583EC8B" w:rsidR="481CABB7" w:rsidRDefault="481CABB7">
          <w:pPr>
            <w:pStyle w:val="Header"/>
            <w:ind w:right="-115"/>
            <w:jc w:val="right"/>
            <w:pPrChange w:id="33" w:author="Lucy Mavrick" w:date="2024-03-11T15:36:00Z">
              <w:pPr/>
            </w:pPrChange>
          </w:pPr>
        </w:p>
      </w:tc>
    </w:tr>
  </w:tbl>
  <w:p w14:paraId="7578AECF" w14:textId="33D4878C" w:rsidR="481CABB7" w:rsidRDefault="481CABB7">
    <w:pPr>
      <w:pStyle w:val="Footer"/>
      <w:pPrChange w:id="34" w:author="Lucy Mavrick" w:date="2024-03-11T15:36:00Z">
        <w:pPr/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1AABD" w14:textId="77777777" w:rsidR="00141A9E" w:rsidRDefault="00141A9E">
      <w:pPr>
        <w:spacing w:after="0" w:line="240" w:lineRule="auto"/>
      </w:pPr>
      <w:r>
        <w:separator/>
      </w:r>
    </w:p>
  </w:footnote>
  <w:footnote w:type="continuationSeparator" w:id="0">
    <w:p w14:paraId="1DA70E8B" w14:textId="77777777" w:rsidR="00141A9E" w:rsidRDefault="00141A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  <w:tblPrChange w:id="15" w:author="Lucy Mavrick" w:date="2024-03-11T15:36:00Z">
        <w:tblPr>
          <w:tblStyle w:val="TableGrid"/>
          <w:tblW w:w="0" w:type="nil"/>
          <w:tblLayout w:type="fixed"/>
          <w:tblLook w:val="06A0" w:firstRow="1" w:lastRow="0" w:firstColumn="1" w:lastColumn="0" w:noHBand="1" w:noVBand="1"/>
        </w:tblPr>
      </w:tblPrChange>
    </w:tblPr>
    <w:tblGrid>
      <w:gridCol w:w="3120"/>
      <w:gridCol w:w="3120"/>
      <w:gridCol w:w="3120"/>
      <w:tblGridChange w:id="16">
        <w:tblGrid>
          <w:gridCol w:w="10"/>
          <w:gridCol w:w="3110"/>
          <w:gridCol w:w="10"/>
          <w:gridCol w:w="3110"/>
          <w:gridCol w:w="10"/>
          <w:gridCol w:w="3110"/>
          <w:gridCol w:w="10"/>
        </w:tblGrid>
      </w:tblGridChange>
    </w:tblGrid>
    <w:tr w:rsidR="481CABB7" w14:paraId="0F6B4876" w14:textId="77777777" w:rsidTr="481CABB7">
      <w:trPr>
        <w:trHeight w:val="300"/>
        <w:trPrChange w:id="17" w:author="Lucy Mavrick" w:date="2024-03-11T15:36:00Z">
          <w:trPr>
            <w:gridBefore w:val="1"/>
            <w:trHeight w:val="300"/>
          </w:trPr>
        </w:trPrChange>
      </w:trPr>
      <w:tc>
        <w:tcPr>
          <w:tcW w:w="3120" w:type="dxa"/>
          <w:tcPrChange w:id="18" w:author="Lucy Mavrick" w:date="2024-03-11T15:36:00Z">
            <w:tcPr>
              <w:tcW w:w="3120" w:type="dxa"/>
              <w:gridSpan w:val="2"/>
            </w:tcPr>
          </w:tcPrChange>
        </w:tcPr>
        <w:p w14:paraId="537BCF37" w14:textId="76C33355" w:rsidR="481CABB7" w:rsidRDefault="481CABB7">
          <w:pPr>
            <w:pStyle w:val="Header"/>
            <w:ind w:left="-115"/>
            <w:pPrChange w:id="19" w:author="Lucy Mavrick" w:date="2024-03-11T15:36:00Z">
              <w:pPr/>
            </w:pPrChange>
          </w:pPr>
        </w:p>
      </w:tc>
      <w:tc>
        <w:tcPr>
          <w:tcW w:w="3120" w:type="dxa"/>
          <w:tcPrChange w:id="20" w:author="Lucy Mavrick" w:date="2024-03-11T15:36:00Z">
            <w:tcPr>
              <w:tcW w:w="3120" w:type="dxa"/>
              <w:gridSpan w:val="2"/>
            </w:tcPr>
          </w:tcPrChange>
        </w:tcPr>
        <w:p w14:paraId="53B3DED1" w14:textId="5AC26C89" w:rsidR="481CABB7" w:rsidRDefault="481CABB7">
          <w:pPr>
            <w:pStyle w:val="Header"/>
            <w:jc w:val="center"/>
            <w:pPrChange w:id="21" w:author="Lucy Mavrick" w:date="2024-03-11T15:36:00Z">
              <w:pPr/>
            </w:pPrChange>
          </w:pPr>
        </w:p>
      </w:tc>
      <w:tc>
        <w:tcPr>
          <w:tcW w:w="3120" w:type="dxa"/>
          <w:tcPrChange w:id="22" w:author="Lucy Mavrick" w:date="2024-03-11T15:36:00Z">
            <w:tcPr>
              <w:tcW w:w="3120" w:type="dxa"/>
              <w:gridSpan w:val="2"/>
            </w:tcPr>
          </w:tcPrChange>
        </w:tcPr>
        <w:p w14:paraId="1E42DF05" w14:textId="5A622404" w:rsidR="481CABB7" w:rsidRDefault="481CABB7">
          <w:pPr>
            <w:pStyle w:val="Header"/>
            <w:ind w:right="-115"/>
            <w:jc w:val="right"/>
            <w:pPrChange w:id="23" w:author="Lucy Mavrick" w:date="2024-03-11T15:36:00Z">
              <w:pPr/>
            </w:pPrChange>
          </w:pPr>
        </w:p>
      </w:tc>
    </w:tr>
  </w:tbl>
  <w:p w14:paraId="536C622C" w14:textId="158A73B4" w:rsidR="481CABB7" w:rsidRDefault="481CABB7">
    <w:pPr>
      <w:pStyle w:val="Header"/>
      <w:pPrChange w:id="24" w:author="Lucy Mavrick" w:date="2024-03-11T15:36:00Z">
        <w:pPr/>
      </w:pPrChange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U966xzZE" int2:invalidationBookmarkName="" int2:hashCode="E1+Tt6RJBbZOzq" int2:id="Ww4rv1TN">
      <int2:state int2:value="Rejected" int2:type="AugLoop_Text_Critique"/>
    </int2:bookmark>
  </int2:observations>
  <int2:intelligenceSettings/>
  <int2:onDemandWorkflows/>
</int2:intelligence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 Norton">
    <w15:presenceInfo w15:providerId="AD" w15:userId="S::cnorton@potomacfund.com::20ad2420-bd31-4ad9-bbcf-5bf79e816668"/>
  </w15:person>
  <w15:person w15:author="Dan Russo">
    <w15:presenceInfo w15:providerId="AD" w15:userId="S::drusso@potomacfund.com::2c016290-0010-4477-af16-3d37cc83a416"/>
  </w15:person>
  <w15:person w15:author="Manish Khatta">
    <w15:presenceInfo w15:providerId="AD" w15:userId="S::mkhatta@potomacfund.com::ef445a98-5ba6-495e-b4e7-2e80676b63e4"/>
  </w15:person>
  <w15:person w15:author="Tyler Lovingood">
    <w15:presenceInfo w15:providerId="AD" w15:userId="S::tlovingood@potomacfund.com::634c6f66-e98e-41ae-87f7-85058b7976a2"/>
  </w15:person>
  <w15:person w15:author="Alisha Dowell">
    <w15:presenceInfo w15:providerId="AD" w15:userId="S::adowell@potomacfund.com::42f9061f-ac36-4c17-ad13-3100d1e0ba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6A"/>
    <w:rsid w:val="000708AB"/>
    <w:rsid w:val="000733FD"/>
    <w:rsid w:val="00081B7C"/>
    <w:rsid w:val="00082DBC"/>
    <w:rsid w:val="00124B32"/>
    <w:rsid w:val="00125A7A"/>
    <w:rsid w:val="00141A9E"/>
    <w:rsid w:val="001A408D"/>
    <w:rsid w:val="001C53ED"/>
    <w:rsid w:val="001D71FF"/>
    <w:rsid w:val="001E1495"/>
    <w:rsid w:val="00227E66"/>
    <w:rsid w:val="002D6499"/>
    <w:rsid w:val="002E79D9"/>
    <w:rsid w:val="00307420"/>
    <w:rsid w:val="00324E98"/>
    <w:rsid w:val="0038526E"/>
    <w:rsid w:val="003E0BB2"/>
    <w:rsid w:val="003F0676"/>
    <w:rsid w:val="00403A3A"/>
    <w:rsid w:val="00480492"/>
    <w:rsid w:val="004A0D77"/>
    <w:rsid w:val="004A7229"/>
    <w:rsid w:val="004E7742"/>
    <w:rsid w:val="004F493A"/>
    <w:rsid w:val="005212AF"/>
    <w:rsid w:val="00522289"/>
    <w:rsid w:val="0057371E"/>
    <w:rsid w:val="005D23E2"/>
    <w:rsid w:val="00603C9A"/>
    <w:rsid w:val="00652B9E"/>
    <w:rsid w:val="007B4681"/>
    <w:rsid w:val="007C5BC6"/>
    <w:rsid w:val="007F1EB4"/>
    <w:rsid w:val="007F266E"/>
    <w:rsid w:val="00850C42"/>
    <w:rsid w:val="0085116A"/>
    <w:rsid w:val="00854B19"/>
    <w:rsid w:val="00870546"/>
    <w:rsid w:val="00967143"/>
    <w:rsid w:val="009752B1"/>
    <w:rsid w:val="009B46A4"/>
    <w:rsid w:val="00A28EAF"/>
    <w:rsid w:val="00A449B3"/>
    <w:rsid w:val="00A72B38"/>
    <w:rsid w:val="00A841DB"/>
    <w:rsid w:val="00AE3259"/>
    <w:rsid w:val="00AE659F"/>
    <w:rsid w:val="00B371F8"/>
    <w:rsid w:val="00BC11DB"/>
    <w:rsid w:val="00C217F9"/>
    <w:rsid w:val="00C44504"/>
    <w:rsid w:val="00C539A7"/>
    <w:rsid w:val="00CA2A84"/>
    <w:rsid w:val="00CE589A"/>
    <w:rsid w:val="00CF11F4"/>
    <w:rsid w:val="00D010F8"/>
    <w:rsid w:val="00D66E36"/>
    <w:rsid w:val="00D92BA1"/>
    <w:rsid w:val="00DA17A8"/>
    <w:rsid w:val="00E06140"/>
    <w:rsid w:val="00E62519"/>
    <w:rsid w:val="00ED16A9"/>
    <w:rsid w:val="00EF1E87"/>
    <w:rsid w:val="00EF3070"/>
    <w:rsid w:val="00F00C87"/>
    <w:rsid w:val="00F32D0D"/>
    <w:rsid w:val="00F447E1"/>
    <w:rsid w:val="00F53BE6"/>
    <w:rsid w:val="00F66EAC"/>
    <w:rsid w:val="00F955E6"/>
    <w:rsid w:val="00FA49C1"/>
    <w:rsid w:val="00FC4099"/>
    <w:rsid w:val="00FE0AB9"/>
    <w:rsid w:val="01E6567F"/>
    <w:rsid w:val="02FBA6DE"/>
    <w:rsid w:val="03338613"/>
    <w:rsid w:val="041C3108"/>
    <w:rsid w:val="04271E7E"/>
    <w:rsid w:val="04DE2F7A"/>
    <w:rsid w:val="05702746"/>
    <w:rsid w:val="057D8E24"/>
    <w:rsid w:val="05A76251"/>
    <w:rsid w:val="063E2676"/>
    <w:rsid w:val="06633243"/>
    <w:rsid w:val="069A72E4"/>
    <w:rsid w:val="07F2A310"/>
    <w:rsid w:val="081E32A7"/>
    <w:rsid w:val="0823DCFF"/>
    <w:rsid w:val="08A2068C"/>
    <w:rsid w:val="093A7919"/>
    <w:rsid w:val="0971CBA0"/>
    <w:rsid w:val="09BE8573"/>
    <w:rsid w:val="09C6CD88"/>
    <w:rsid w:val="0A262F69"/>
    <w:rsid w:val="0A82797F"/>
    <w:rsid w:val="0B071262"/>
    <w:rsid w:val="0B5D78BC"/>
    <w:rsid w:val="0B7F357F"/>
    <w:rsid w:val="0C8269D0"/>
    <w:rsid w:val="0D1850D9"/>
    <w:rsid w:val="0D82FDF2"/>
    <w:rsid w:val="0D99DBF9"/>
    <w:rsid w:val="0D9AED4D"/>
    <w:rsid w:val="0F4266BA"/>
    <w:rsid w:val="10551DA1"/>
    <w:rsid w:val="1102A196"/>
    <w:rsid w:val="113FBB8A"/>
    <w:rsid w:val="11703551"/>
    <w:rsid w:val="1205D5E7"/>
    <w:rsid w:val="120D8E62"/>
    <w:rsid w:val="125BE5D7"/>
    <w:rsid w:val="13F864A3"/>
    <w:rsid w:val="1401A3D1"/>
    <w:rsid w:val="148D7BB5"/>
    <w:rsid w:val="14A7D613"/>
    <w:rsid w:val="153D76A9"/>
    <w:rsid w:val="1643A674"/>
    <w:rsid w:val="174C1CEE"/>
    <w:rsid w:val="177FC02E"/>
    <w:rsid w:val="1793EE56"/>
    <w:rsid w:val="179818D4"/>
    <w:rsid w:val="17CBCDBB"/>
    <w:rsid w:val="1875176B"/>
    <w:rsid w:val="18A2805D"/>
    <w:rsid w:val="1914F550"/>
    <w:rsid w:val="19B57707"/>
    <w:rsid w:val="1A96DA33"/>
    <w:rsid w:val="1B9D46CF"/>
    <w:rsid w:val="1BDF8C60"/>
    <w:rsid w:val="1C8F5242"/>
    <w:rsid w:val="1CD5FFB6"/>
    <w:rsid w:val="1CE36395"/>
    <w:rsid w:val="1CFEA068"/>
    <w:rsid w:val="1D04840E"/>
    <w:rsid w:val="1D4E1834"/>
    <w:rsid w:val="1DC935C9"/>
    <w:rsid w:val="1E3C4B81"/>
    <w:rsid w:val="1ED1E1D6"/>
    <w:rsid w:val="1F97DB49"/>
    <w:rsid w:val="20DA19D8"/>
    <w:rsid w:val="213916F7"/>
    <w:rsid w:val="221ADA1C"/>
    <w:rsid w:val="22628D17"/>
    <w:rsid w:val="22CDBD23"/>
    <w:rsid w:val="23CA63F0"/>
    <w:rsid w:val="23D0CEEB"/>
    <w:rsid w:val="24177DD5"/>
    <w:rsid w:val="24451AD9"/>
    <w:rsid w:val="24F45D95"/>
    <w:rsid w:val="252A7B4E"/>
    <w:rsid w:val="258DB89E"/>
    <w:rsid w:val="25C2FF2E"/>
    <w:rsid w:val="26C64BAF"/>
    <w:rsid w:val="26E4F148"/>
    <w:rsid w:val="271B7B39"/>
    <w:rsid w:val="275ADF68"/>
    <w:rsid w:val="278AE315"/>
    <w:rsid w:val="28621C10"/>
    <w:rsid w:val="287BC9D7"/>
    <w:rsid w:val="28AD9E8E"/>
    <w:rsid w:val="29CD3023"/>
    <w:rsid w:val="2A69A901"/>
    <w:rsid w:val="2BB49FC9"/>
    <w:rsid w:val="2C07D5F7"/>
    <w:rsid w:val="2C0CC38D"/>
    <w:rsid w:val="2C468024"/>
    <w:rsid w:val="2D706B8D"/>
    <w:rsid w:val="2E3FF832"/>
    <w:rsid w:val="2ED1E2FE"/>
    <w:rsid w:val="2FD5174F"/>
    <w:rsid w:val="2FE1F3C3"/>
    <w:rsid w:val="3083D601"/>
    <w:rsid w:val="32ED455B"/>
    <w:rsid w:val="33B6D2F2"/>
    <w:rsid w:val="33F3BF2A"/>
    <w:rsid w:val="34879ED4"/>
    <w:rsid w:val="3490327B"/>
    <w:rsid w:val="3496A06E"/>
    <w:rsid w:val="34D61A55"/>
    <w:rsid w:val="35574724"/>
    <w:rsid w:val="358170D3"/>
    <w:rsid w:val="366E16BD"/>
    <w:rsid w:val="36857380"/>
    <w:rsid w:val="3796EAEF"/>
    <w:rsid w:val="3807A37B"/>
    <w:rsid w:val="383C4735"/>
    <w:rsid w:val="385C0C9E"/>
    <w:rsid w:val="3896D56C"/>
    <w:rsid w:val="38B76241"/>
    <w:rsid w:val="3911AA61"/>
    <w:rsid w:val="395B0FF7"/>
    <w:rsid w:val="39C282B7"/>
    <w:rsid w:val="3A2631EA"/>
    <w:rsid w:val="3A32A5CD"/>
    <w:rsid w:val="3AF49A62"/>
    <w:rsid w:val="3C2D3BAC"/>
    <w:rsid w:val="3CD427BC"/>
    <w:rsid w:val="3D90F0FC"/>
    <w:rsid w:val="3DE6DE2E"/>
    <w:rsid w:val="3E1558BD"/>
    <w:rsid w:val="3E1E3C97"/>
    <w:rsid w:val="3E1FC93D"/>
    <w:rsid w:val="3E9F83D5"/>
    <w:rsid w:val="3EBCEF4C"/>
    <w:rsid w:val="3F005568"/>
    <w:rsid w:val="3F10F0A4"/>
    <w:rsid w:val="3F162038"/>
    <w:rsid w:val="3F7C330E"/>
    <w:rsid w:val="40240E10"/>
    <w:rsid w:val="4026C8AF"/>
    <w:rsid w:val="40F4ADD3"/>
    <w:rsid w:val="43136A7D"/>
    <w:rsid w:val="43853DE0"/>
    <w:rsid w:val="44C55D80"/>
    <w:rsid w:val="45673DC9"/>
    <w:rsid w:val="458510F0"/>
    <w:rsid w:val="46146562"/>
    <w:rsid w:val="4631E2E2"/>
    <w:rsid w:val="47BDA3D5"/>
    <w:rsid w:val="481CABB7"/>
    <w:rsid w:val="484C895C"/>
    <w:rsid w:val="486F39E5"/>
    <w:rsid w:val="489DB69D"/>
    <w:rsid w:val="48D90349"/>
    <w:rsid w:val="4907E838"/>
    <w:rsid w:val="496983A4"/>
    <w:rsid w:val="4990E848"/>
    <w:rsid w:val="4A54B231"/>
    <w:rsid w:val="4AF8B4D0"/>
    <w:rsid w:val="4B03452C"/>
    <w:rsid w:val="4B1B76A7"/>
    <w:rsid w:val="4C088856"/>
    <w:rsid w:val="4C6137C9"/>
    <w:rsid w:val="4E1B9086"/>
    <w:rsid w:val="4E554B72"/>
    <w:rsid w:val="4E964DBB"/>
    <w:rsid w:val="4F8E5BD5"/>
    <w:rsid w:val="5139F498"/>
    <w:rsid w:val="5162E03F"/>
    <w:rsid w:val="51B79129"/>
    <w:rsid w:val="51BCEC9F"/>
    <w:rsid w:val="525BF42B"/>
    <w:rsid w:val="527E7B1E"/>
    <w:rsid w:val="54CA4673"/>
    <w:rsid w:val="54DC6714"/>
    <w:rsid w:val="54F891D2"/>
    <w:rsid w:val="55192ABE"/>
    <w:rsid w:val="55B61BE0"/>
    <w:rsid w:val="55B75822"/>
    <w:rsid w:val="5649CD14"/>
    <w:rsid w:val="56E67686"/>
    <w:rsid w:val="5834D2CC"/>
    <w:rsid w:val="585A5C38"/>
    <w:rsid w:val="59CBD08A"/>
    <w:rsid w:val="5A62BC6E"/>
    <w:rsid w:val="5A6DDE1B"/>
    <w:rsid w:val="5A70101E"/>
    <w:rsid w:val="5AC262D5"/>
    <w:rsid w:val="5B41FDF3"/>
    <w:rsid w:val="5CBE2E1A"/>
    <w:rsid w:val="5CBEB109"/>
    <w:rsid w:val="5CF46631"/>
    <w:rsid w:val="5D88E581"/>
    <w:rsid w:val="5D9B37A3"/>
    <w:rsid w:val="5DAB0B23"/>
    <w:rsid w:val="5DC91B4B"/>
    <w:rsid w:val="5EBB10B9"/>
    <w:rsid w:val="5EC899D2"/>
    <w:rsid w:val="5F05D041"/>
    <w:rsid w:val="5F0FA5A5"/>
    <w:rsid w:val="5F45BB88"/>
    <w:rsid w:val="5FD786FD"/>
    <w:rsid w:val="5FEC2EED"/>
    <w:rsid w:val="60683060"/>
    <w:rsid w:val="61A8C97B"/>
    <w:rsid w:val="61AECE2B"/>
    <w:rsid w:val="62208CBA"/>
    <w:rsid w:val="62897636"/>
    <w:rsid w:val="629248B0"/>
    <w:rsid w:val="62CF0B9C"/>
    <w:rsid w:val="63F54287"/>
    <w:rsid w:val="64622727"/>
    <w:rsid w:val="648FD682"/>
    <w:rsid w:val="662B7E9B"/>
    <w:rsid w:val="66A5B182"/>
    <w:rsid w:val="67D1436C"/>
    <w:rsid w:val="68628789"/>
    <w:rsid w:val="686BDA78"/>
    <w:rsid w:val="68D3EE8D"/>
    <w:rsid w:val="69126FB0"/>
    <w:rsid w:val="6992C054"/>
    <w:rsid w:val="6A6B7296"/>
    <w:rsid w:val="6B8DF47D"/>
    <w:rsid w:val="6C53AFF4"/>
    <w:rsid w:val="6C7A2F8C"/>
    <w:rsid w:val="6D0FBA97"/>
    <w:rsid w:val="6D161BC4"/>
    <w:rsid w:val="6D175806"/>
    <w:rsid w:val="6DCF4927"/>
    <w:rsid w:val="6ECCDDCB"/>
    <w:rsid w:val="6F3A4C37"/>
    <w:rsid w:val="6F57A35B"/>
    <w:rsid w:val="6F61E719"/>
    <w:rsid w:val="6FB2C6A2"/>
    <w:rsid w:val="6FDC277F"/>
    <w:rsid w:val="70C01B5E"/>
    <w:rsid w:val="70DB3087"/>
    <w:rsid w:val="724E3F68"/>
    <w:rsid w:val="73023B52"/>
    <w:rsid w:val="73B40477"/>
    <w:rsid w:val="74016D2F"/>
    <w:rsid w:val="74269CD1"/>
    <w:rsid w:val="744CC783"/>
    <w:rsid w:val="755A037B"/>
    <w:rsid w:val="75C542EE"/>
    <w:rsid w:val="761DC8FC"/>
    <w:rsid w:val="767BA1F3"/>
    <w:rsid w:val="782B5BD1"/>
    <w:rsid w:val="7837A41E"/>
    <w:rsid w:val="79956CE8"/>
    <w:rsid w:val="7A3DF0F1"/>
    <w:rsid w:val="7A754EC1"/>
    <w:rsid w:val="7AE7D012"/>
    <w:rsid w:val="7B1712C6"/>
    <w:rsid w:val="7B1F2297"/>
    <w:rsid w:val="7BFC9AF9"/>
    <w:rsid w:val="7C594416"/>
    <w:rsid w:val="7D31920E"/>
    <w:rsid w:val="7DF75315"/>
    <w:rsid w:val="7E79D7DB"/>
    <w:rsid w:val="7E9F3008"/>
    <w:rsid w:val="7EF17E3F"/>
    <w:rsid w:val="7F06BE4D"/>
    <w:rsid w:val="7FF4A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4C73"/>
  <w15:chartTrackingRefBased/>
  <w15:docId w15:val="{3700A96F-F05A-45A7-9A22-22096C6ED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1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1D71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8/08/relationships/commentsExtensible" Target="commentsExtensible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microsoft.com/office/2020/10/relationships/intelligence" Target="intelligence2.xml"/><Relationship Id="rId10" Type="http://schemas.openxmlformats.org/officeDocument/2006/relationships/comments" Target="comments.xml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60694a8-28b8-4e06-aed1-8c09e27de818">
      <Terms xmlns="http://schemas.microsoft.com/office/infopath/2007/PartnerControls"/>
    </lcf76f155ced4ddcb4097134ff3c332f>
    <TaxCatchAll xmlns="ed95cc9a-cbb2-4337-b204-91376e97800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ADB29A85D89D4D9FEED16EABB34B41" ma:contentTypeVersion="11" ma:contentTypeDescription="Create a new document." ma:contentTypeScope="" ma:versionID="c504f760501ce5177a504153f4c76a2d">
  <xsd:schema xmlns:xsd="http://www.w3.org/2001/XMLSchema" xmlns:xs="http://www.w3.org/2001/XMLSchema" xmlns:p="http://schemas.microsoft.com/office/2006/metadata/properties" xmlns:ns2="360694a8-28b8-4e06-aed1-8c09e27de818" xmlns:ns3="ed95cc9a-cbb2-4337-b204-91376e978005" targetNamespace="http://schemas.microsoft.com/office/2006/metadata/properties" ma:root="true" ma:fieldsID="1da8f7a1d365657f4b00cf6aa064865c" ns2:_="" ns3:_="">
    <xsd:import namespace="360694a8-28b8-4e06-aed1-8c09e27de818"/>
    <xsd:import namespace="ed95cc9a-cbb2-4337-b204-91376e9780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694a8-28b8-4e06-aed1-8c09e27de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00a2875-d8af-41f0-b9fb-9ddea4cf39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5cc9a-cbb2-4337-b204-91376e97800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7e58b7d-d16d-4633-a995-5af064c58b8a}" ma:internalName="TaxCatchAll" ma:showField="CatchAllData" ma:web="ed95cc9a-cbb2-4337-b204-91376e9780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DAFD85-20F5-4009-BBA5-3B5BD74EE7EE}">
  <ds:schemaRefs>
    <ds:schemaRef ds:uri="http://schemas.microsoft.com/office/2006/metadata/properties"/>
    <ds:schemaRef ds:uri="http://schemas.microsoft.com/office/infopath/2007/PartnerControls"/>
    <ds:schemaRef ds:uri="360694a8-28b8-4e06-aed1-8c09e27de818"/>
    <ds:schemaRef ds:uri="ed95cc9a-cbb2-4337-b204-91376e978005"/>
  </ds:schemaRefs>
</ds:datastoreItem>
</file>

<file path=customXml/itemProps2.xml><?xml version="1.0" encoding="utf-8"?>
<ds:datastoreItem xmlns:ds="http://schemas.openxmlformats.org/officeDocument/2006/customXml" ds:itemID="{114AB012-8A81-4A2D-8014-5BF1B4F7A8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0694a8-28b8-4e06-aed1-8c09e27de818"/>
    <ds:schemaRef ds:uri="ed95cc9a-cbb2-4337-b204-91376e9780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751A03-175C-48A8-BC16-B2931A9E37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822</Words>
  <Characters>4691</Characters>
  <Application>Microsoft Office Word</Application>
  <DocSecurity>0</DocSecurity>
  <Lines>39</Lines>
  <Paragraphs>11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Lovingood</dc:creator>
  <cp:keywords/>
  <dc:description/>
  <cp:lastModifiedBy>Woody Wiegmann</cp:lastModifiedBy>
  <cp:revision>3</cp:revision>
  <dcterms:created xsi:type="dcterms:W3CDTF">2026-03-02T15:47:00Z</dcterms:created>
  <dcterms:modified xsi:type="dcterms:W3CDTF">2026-03-02T20:13:00Z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0x010100D2ADB29A85D89D4D9FEED16EABB34B41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